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Plain start.</w:t>
      </w:r>
      <w:r>
        <w:t xml:space="preserve"> </w:t>
      </w:r>
      <w:bookmarkStart w:id="9" w:name="_1"/>
      <w:ins w:id="1" w:author="Alice" w:date="2026-10-22T10:00:00Z">
        <w:r>
          <w:t xml:space="preserve">inserted words</w:t>
        </w:r>
      </w:ins>
      <w:bookmarkEnd w:id="9"/>
      <w:r>
        <w:t xml:space="preserve"> </w:t>
      </w:r>
      <w:r>
        <w:t xml:space="preserve">and</w:t>
      </w:r>
      <w:r>
        <w:t xml:space="preserve"> </w:t>
      </w:r>
      <w:bookmarkStart w:id="10" w:name="_2"/>
      <w:del w:id="1" w:author="Bob" w:date="2026-10-22T10:05:00Z">
        <w:r>
          <w:delText xml:space="preserve">deleted words</w:delText>
        </w:r>
      </w:del>
      <w:bookmarkEnd w:id="10"/>
      <w:r>
        <w:t xml:space="preserve"> </w:t>
      </w:r>
      <w:r>
        <w:t xml:space="preserve">end.</w:t>
      </w:r>
    </w:p>
    <w:p>
      <w:pPr>
        <w:pStyle w:val="BodyText"/>
      </w:pPr>
      <w:commentRangeStart w:id="3"/>
      <w:r>
        <w:t xml:space="preserve">Commented text</w:t>
      </w:r>
      <w:commentRangeEnd w:id="3"/>
      <w:r>
        <w:rPr>
          <w:rStyle w:val="CommentReference"/>
        </w:rPr>
        <w:commentReference w:id="3"/>
      </w:r>
      <w:r>
        <w:t xml:space="preserve"> </w:t>
      </w:r>
      <w:r>
        <w:t xml:space="preserve">follows.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3" w:author="Carol" w:initials="C" w:date="2026-10-22T10:10:00Z">
    <w:p>
      <w:pPr>
        <w:pStyle w:val="CommentText"/>
      </w:pPr>
      <w:r>
        <w:rPr>
          <w:rStyle w:val="CommentReference"/>
        </w:rPr>
        <w:annotationRef/>
      </w:r>
      <w:r>
        <w:t xml:space="preserve">The comment body text.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2026-10-22T14:50:48Z</dcterms:created>
  <dcterms:modified xsi:type="dcterms:W3CDTF">2026-10-22T14:50:48Z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